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header3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3</w:t>
      </w:r>
      <w:r>
        <w:rPr/>
        <w:t>분기 영업 보고</w:t>
      </w:r>
    </w:p>
    <w:p>
      <w:pPr>
        <w:pStyle w:val="Normal"/>
        <w:bidi w:val="0"/>
        <w:jc w:val="left"/>
        <w:rPr/>
      </w:pPr>
      <w:r>
        <w:rPr/>
        <w:t xml:space="preserve">매출은 전년 대비 </w:t>
      </w:r>
      <w:r>
        <w:rPr>
          <w:b/>
        </w:rPr>
        <w:t>12%</w:t>
      </w:r>
      <w:r>
        <w:rPr/>
        <w:t xml:space="preserve"> </w:t>
      </w:r>
      <w:r>
        <w:rPr/>
        <w:t>증가했다</w:t>
      </w:r>
      <w:r>
        <w:rPr/>
        <w:t>.</w:t>
      </w:r>
      <w:r>
        <w:rPr>
          <w:rStyle w:val="FootnoteReference"/>
        </w:rPr>
        <w:footnoteReference w:id="2"/>
      </w:r>
      <w:r>
        <w:rPr/>
        <w:t xml:space="preserve"> </w:t>
      </w:r>
      <w:r>
        <w:rPr/>
        <w:t xml:space="preserve">신규 고객은 </w:t>
      </w:r>
      <w:bookmarkStart w:id="0" w:name="신규고객"/>
      <w:r>
        <w:rPr/>
        <w:t>34</w:t>
      </w:r>
      <w:r>
        <w:rPr/>
        <w:t>곳</w:t>
      </w:r>
      <w:bookmarkEnd w:id="0"/>
      <w:r>
        <w:rPr/>
        <w:t>이며</w:t>
      </w:r>
      <w:r>
        <w:rPr/>
        <w:t xml:space="preserve">, </w:t>
      </w:r>
      <w:r>
        <w:rPr/>
        <w:t xml:space="preserve">그중 </w:t>
      </w:r>
      <w:r>
        <w:rPr>
          <w:color w:val="C00000"/>
        </w:rPr>
        <w:t>21</w:t>
      </w:r>
      <w:r>
        <w:rPr>
          <w:color w:val="C00000"/>
        </w:rPr>
        <w:t>곳이 수도권</w:t>
      </w:r>
      <w:r>
        <w:rPr/>
        <w:t>이다</w:t>
      </w:r>
      <w:r>
        <w:rPr/>
        <w:t>.</w:t>
      </w:r>
    </w:p>
    <w:p>
      <w:pPr>
        <w:pStyle w:val="Note"/>
        <w:pBdr/>
        <w:shd w:fill="EEEEEE" w:val="clear"/>
        <w:bidi w:val="0"/>
        <w:jc w:val="left"/>
        <w:rPr/>
      </w:pPr>
      <w:r>
        <w:rPr/>
        <w:t xml:space="preserve">신규 고객 </w:t>
      </w:r>
      <w:r>
        <w:rPr/>
        <w:t>34</w:t>
      </w:r>
      <w:r>
        <w:rPr/>
        <w:t xml:space="preserve">곳 중 </w:t>
      </w:r>
      <w:r>
        <w:rPr/>
        <w:t>21</w:t>
      </w:r>
      <w:r>
        <w:rPr/>
        <w:t>곳이 수도권</w:t>
      </w:r>
      <w:r>
        <w:rPr/>
        <w:t>.</w:t>
      </w:r>
    </w:p>
    <w:p>
      <w:pPr>
        <w:pStyle w:val="Normal"/>
        <w:bidi w:val="0"/>
        <w:jc w:val="left"/>
        <w:rPr/>
      </w:pPr>
      <w:commentRangeStart w:id="0"/>
      <w:r>
        <w:rPr/>
        <w:t xml:space="preserve">지방 지점의 매출은 </w:t>
      </w:r>
      <w:r>
        <w:rPr/>
        <w:t>1,204</w:t>
      </w:r>
      <w:r>
        <w:rPr/>
        <w:t xml:space="preserve">억 원으로 </w:t>
      </w:r>
      <w:r>
        <w:rPr>
          <w:color w:val="1F4E79"/>
          <w:sz w:val="28"/>
        </w:rPr>
        <w:t xml:space="preserve">15% </w:t>
      </w:r>
      <w:r>
        <w:rPr>
          <w:color w:val="1F4E79"/>
          <w:sz w:val="28"/>
        </w:rPr>
        <w:t>성장</w:t>
      </w:r>
      <w:r>
        <w:rPr/>
        <w:t>했다</w:t>
      </w:r>
      <w:r>
        <w:rPr/>
        <w:t>.</w:t>
      </w:r>
      <w:commentRangeEnd w:id="0"/>
      <w:r>
        <w:commentReference w:id="0"/>
      </w: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지역별 현황</w:t>
      </w:r>
    </w:p>
    <w:p>
      <w:pPr>
        <w:pStyle w:val="Normal"/>
        <w:bidi w:val="0"/>
        <w:jc w:val="left"/>
        <w:rPr/>
      </w:pPr>
      <w:r>
        <w:rPr/>
        <w:t>아래 표는 지점별 매출을 정리한 것이다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1440180" cy="720090"/>
            <wp:effectExtent l="0" t="0" r="0" b="0"/>
            <wp:docPr id="1" name="조직도" descr="조직도, 상자 5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조직도" descr="조직도, 상자 5개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지역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지점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매출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서울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강남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120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종로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95</w:t>
            </w:r>
          </w:p>
        </w:tc>
      </w:tr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합계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215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강남 지점은 </w:t>
      </w:r>
      <w:r>
        <w:rPr>
          <w:i/>
        </w:rPr>
        <w:t>전년 대비</w:t>
      </w:r>
      <w:r>
        <w:rPr/>
        <w:t xml:space="preserve"> </w:t>
      </w:r>
      <w:ins w:id="0" w:author="김민지" w:date="2026-09-20T10:00:00Z">
        <w:r>
          <w:rPr/>
          <w:t xml:space="preserve">8% </w:t>
        </w:r>
      </w:ins>
      <w:r>
        <w:rPr/>
        <w:t>성장했다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향후 계획</w:t>
      </w:r>
    </w:p>
    <w:p>
      <w:pPr>
        <w:pStyle w:val="Normal"/>
        <w:bidi w:val="0"/>
        <w:jc w:val="left"/>
        <w:rPr/>
      </w:pPr>
      <w:r>
        <w:rPr/>
        <w:t>4</w:t>
      </w:r>
      <w:r>
        <w:rPr/>
        <w:t xml:space="preserve">분기에는 </w:t>
      </w:r>
      <w:r>
        <w:rPr>
          <w:color w:val="C00000"/>
        </w:rPr>
        <w:t>부산</w:t>
      </w:r>
      <w:r>
        <w:rPr/>
        <w:t xml:space="preserve">과 </w:t>
      </w:r>
      <w:r>
        <w:rPr>
          <w:color w:val="C00000"/>
        </w:rPr>
        <w:t>대구</w:t>
      </w:r>
      <w:r>
        <w:rPr/>
        <w:t>에 지점을 연다</w:t>
      </w:r>
      <w:r>
        <w:rPr/>
        <w:t>.</w:t>
      </w:r>
    </w:p>
    <w:p>
      <w:pPr>
        <w:sectPr>
          <w:headerReference w:type="default" r:id="rId3"/>
          <w:footerReference w:type="default" r:id="rId4"/>
          <w:footnotePr>
            <w:numFmt w:val="decimal"/>
          </w:footnotePr>
          <w:type w:val="nextPage"/>
          <w:pgSz w:w="11906" w:h="16838"/>
          <w:pgMar w:left="1134" w:right="1134" w:gutter="0" w:header="1134" w:top="1421" w:footer="1134" w:bottom="1421"/>
          <w:pgNumType w:fmt="decimal"/>
          <w:formProt w:val="false"/>
          <w:textDirection w:val="lrTb"/>
          <w:docGrid w:type="default" w:linePitch="600" w:charSpace="32768"/>
        </w:sectPr>
        <w:pStyle w:val="BlockQuotation"/>
        <w:bidi w:val="0"/>
        <w:ind w:left="567"/>
        <w:jc w:val="left"/>
        <w:rPr/>
      </w:pPr>
      <w:r>
        <w:rPr/>
        <w:t>“</w:t>
      </w:r>
      <w:r>
        <w:rPr/>
        <w:t>고객이 있는 곳에 지점이 있어야 한다</w:t>
      </w:r>
      <w:r>
        <w:rPr/>
        <w:t xml:space="preserve">.” — </w:t>
      </w:r>
      <w:r>
        <w:rPr/>
        <w:t>영업본부장</w:t>
      </w:r>
    </w:p>
    <w:p>
      <w:pPr>
        <w:pStyle w:val="Normal"/>
        <w:bidi w:val="0"/>
        <w:jc w:val="left"/>
        <w:rPr/>
      </w:pPr>
      <w:r>
        <w:rPr/>
        <w:t>부록</w:t>
      </w:r>
      <w:r>
        <w:rPr/>
        <w:t xml:space="preserve">: </w:t>
      </w:r>
      <w:r>
        <w:rPr/>
        <w:t>지점 목록</w:t>
      </w:r>
    </w:p>
    <w:p>
      <w:pPr>
        <w:pStyle w:val="Normal"/>
        <w:bidi w:val="0"/>
        <w:jc w:val="left"/>
        <w:rPr/>
      </w:pPr>
      <w:r>
        <w:rPr/>
        <w:t>서울 강남</w:t>
      </w:r>
      <w:r>
        <w:rPr/>
        <w:t xml:space="preserve">, </w:t>
      </w:r>
      <w:r>
        <w:rPr/>
        <w:t>서울 종로</w:t>
      </w:r>
      <w:r>
        <w:rPr/>
        <w:t xml:space="preserve">, </w:t>
      </w:r>
      <w:r>
        <w:rPr/>
        <w:t>경기 분당</w:t>
      </w:r>
      <w:r>
        <w:rPr/>
        <w:t xml:space="preserve">, </w:t>
      </w:r>
      <w:r>
        <w:rPr/>
        <w:t>인천 송도</w:t>
      </w:r>
      <w:r>
        <w:rPr/>
        <w:t>.</w:t>
      </w:r>
    </w:p>
    <w:sectPr>
      <w:headerReference w:type="default" r:id="rId5"/>
      <w:headerReference w:type="first" r:id="rId6"/>
      <w:footerReference w:type="default" r:id="rId7"/>
      <w:footerReference w:type="first" r:id="rId8"/>
      <w:footnotePr>
        <w:numFmt w:val="decimal"/>
      </w:footnote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박서준" w:date="2026-09-21T09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지방 수치 재확인 필요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 xml:space="preserve">쪽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left"/>
        <w:rPr/>
      </w:pPr>
      <w:r>
        <w:rPr>
          <w:rStyle w:val="FootnoteCharacters"/>
        </w:rPr>
        <w:footnoteRef/>
      </w:r>
      <w:r>
        <w:rPr/>
        <w:t>내부 집계 기준</w:t>
      </w:r>
      <w:r>
        <w:rPr/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>3</w:t>
    </w:r>
    <w:r>
      <w:rPr/>
      <w:t>분기 영업 보고 — 내부용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KR" w:cs="FreeSans"/>
        <w:kern w:val="2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 CJK KR" w:cs="FreeSans"/>
      <w:color w:val="auto"/>
      <w:kern w:val="2"/>
      <w:sz w:val="24"/>
      <w:szCs w:val="24"/>
      <w:lang w:val="en-US" w:eastAsia="ko-KR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b/>
      <w:sz w:val="32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b/>
      <w:sz w:val="2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qFormat/>
    <w:pPr/>
    <w:rPr/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te">
    <w:name w:val="Note"/>
    <w:basedOn w:val="Normal"/>
    <w:qFormat/>
    <w:pPr>
      <w:pBdr/>
      <w:shd w:fill="EEEEEE" w:val="clear"/>
    </w:pPr>
    <w:rPr/>
  </w:style>
  <w:style w:type="paragraph" w:styleId="BlockQuotation">
    <w:name w:val="Block Quotation"/>
    <w:basedOn w:val="Normal"/>
    <w:qFormat/>
    <w:pPr>
      <w:ind w:lef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comments" Target="comment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